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MASTER SERVICES AGREEMENT</w:t>
      </w:r>
    </w:p>
    <w:p>
      <w:pPr>
        <w:spacing w:after="120"/>
      </w:pPr>
      <w:r>
        <w:rPr>
          <w:rFonts w:ascii="Times New Roman" w:cs="Times New Roman" w:eastAsia="Times New Roman" w:hAnsi="Times New Roman"/>
          <w:sz w:val="22"/>
          <w:szCs w:val="22"/>
        </w:rPr>
        <w:t xml:space="preserve">This Agreement is dated </w:t>
      </w:r>
      <w:r>
        <w:rPr>
          <w:rFonts w:ascii="Times New Roman" w:cs="Times New Roman" w:eastAsia="Times New Roman" w:hAnsi="Times New Roman"/>
          <w:b/>
          <w:bCs/>
          <w:sz w:val="22"/>
          <w:szCs w:val="22"/>
        </w:rPr>
        <w:t xml:space="preserve">2 February 2026</w:t>
      </w:r>
      <w:r>
        <w:rPr>
          <w:rFonts w:ascii="Times New Roman" w:cs="Times New Roman" w:eastAsia="Times New Roman" w:hAnsi="Times New Roman"/>
          <w:sz w:val="22"/>
          <w:szCs w:val="22"/>
        </w:rPr>
        <w:t xml:space="preserve"> and made between:</w:t>
      </w:r>
    </w:p>
    <w:p>
      <w:pPr>
        <w:spacing w:after="120"/>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Falcon Ridge Technologies FZ-LLC</w:t>
      </w:r>
      <w:r>
        <w:rPr>
          <w:rFonts w:ascii="Times New Roman" w:cs="Times New Roman" w:eastAsia="Times New Roman" w:hAnsi="Times New Roman"/>
          <w:sz w:val="22"/>
          <w:szCs w:val="22"/>
        </w:rPr>
        <w:t xml:space="preserve">, a free zone company incorporated in Dubai Internet City with licence number 94117 (the “</w:t>
      </w:r>
      <w:r>
        <w:rPr>
          <w:rFonts w:ascii="Times New Roman" w:cs="Times New Roman" w:eastAsia="Times New Roman" w:hAnsi="Times New Roman"/>
          <w:b/>
          <w:bCs/>
          <w:sz w:val="22"/>
          <w:szCs w:val="22"/>
        </w:rPr>
        <w:t xml:space="preserve">Supplier</w:t>
      </w:r>
      <w:r>
        <w:rPr>
          <w:rFonts w:ascii="Times New Roman" w:cs="Times New Roman" w:eastAsia="Times New Roman" w:hAnsi="Times New Roman"/>
          <w:sz w:val="22"/>
          <w:szCs w:val="22"/>
        </w:rPr>
        <w:t xml:space="preserve">”); and</w:t>
      </w:r>
    </w:p>
    <w:p>
      <w:pPr>
        <w:spacing w:after="120"/>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Oasis Retail Group LLC</w:t>
      </w:r>
      <w:r>
        <w:rPr>
          <w:rFonts w:ascii="Times New Roman" w:cs="Times New Roman" w:eastAsia="Times New Roman" w:hAnsi="Times New Roman"/>
          <w:sz w:val="22"/>
          <w:szCs w:val="22"/>
        </w:rPr>
        <w:t xml:space="preserve">, a limited liability company incorporated in the Emirate of Dubai with commercial licence number 671205 (the “</w:t>
      </w:r>
      <w:r>
        <w:rPr>
          <w:rFonts w:ascii="Times New Roman" w:cs="Times New Roman" w:eastAsia="Times New Roman" w:hAnsi="Times New Roman"/>
          <w:b/>
          <w:bCs/>
          <w:sz w:val="22"/>
          <w:szCs w:val="22"/>
        </w:rPr>
        <w:t xml:space="preserve">Customer</w:t>
      </w:r>
      <w:r>
        <w:rPr>
          <w:rFonts w:ascii="Times New Roman" w:cs="Times New Roman" w:eastAsia="Times New Roman" w:hAnsi="Times New Roman"/>
          <w:sz w:val="22"/>
          <w:szCs w:val="22"/>
        </w:rPr>
        <w:t xml:space="preserve">”).</w:t>
      </w:r>
    </w:p>
    <w:p>
      <w:pPr>
        <w:spacing w:after="120"/>
      </w:pPr>
      <w:r>
        <w:rPr>
          <w:rFonts w:ascii="Times New Roman" w:cs="Times New Roman" w:eastAsia="Times New Roman" w:hAnsi="Times New Roman"/>
          <w:sz w:val="22"/>
          <w:szCs w:val="22"/>
        </w:rPr>
        <w:t xml:space="preserve">Version 1 – Supplier draft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DEFINITIONS AND INTERPRETATION</w:t>
      </w:r>
    </w:p>
    <w:p>
      <w:pPr>
        <w:pStyle w:val="ListParagraph"/>
        <w:numPr>
          <w:ilvl w:val="1"/>
          <w:numId w:val="2"/>
        </w:numPr>
        <w:spacing w:after="120"/>
        <w:jc w:val="both"/>
      </w:pPr>
      <w:r>
        <w:rPr>
          <w:rFonts w:ascii="Times New Roman" w:cs="Times New Roman" w:eastAsia="Times New Roman" w:hAnsi="Times New Roman"/>
          <w:sz w:val="22"/>
          <w:szCs w:val="22"/>
        </w:rPr>
        <w:t xml:space="preserve">In this Agreement the following words have the following meanings:</w:t>
      </w:r>
    </w:p>
    <w:p>
      <w:pPr>
        <w:spacing w:after="120"/>
        <w:ind w:left="567"/>
      </w:pP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means all information of a confidential nature disclosed by one party to the other in connection with this Agreement, in any form.</w:t>
      </w:r>
    </w:p>
    <w:p>
      <w:pPr>
        <w:spacing w:after="120"/>
        <w:ind w:left="567"/>
      </w:pPr>
      <w:r>
        <w:rPr>
          <w:rFonts w:ascii="Times New Roman" w:cs="Times New Roman" w:eastAsia="Times New Roman" w:hAnsi="Times New Roman"/>
          <w:b/>
          <w:bCs/>
          <w:sz w:val="22"/>
          <w:szCs w:val="22"/>
        </w:rPr>
        <w:t xml:space="preserve">“Contract Year”</w:t>
      </w:r>
      <w:r>
        <w:rPr>
          <w:rFonts w:ascii="Times New Roman" w:cs="Times New Roman" w:eastAsia="Times New Roman" w:hAnsi="Times New Roman"/>
          <w:sz w:val="22"/>
          <w:szCs w:val="22"/>
        </w:rPr>
        <w:t xml:space="preserve"> means each period of twelve (12) months starting on the Effective Date or an anniversary of it.</w:t>
      </w:r>
    </w:p>
    <w:p>
      <w:pPr>
        <w:spacing w:after="120"/>
        <w:ind w:left="567"/>
      </w:pPr>
      <w:r>
        <w:rPr>
          <w:rFonts w:ascii="Times New Roman" w:cs="Times New Roman" w:eastAsia="Times New Roman" w:hAnsi="Times New Roman"/>
          <w:b/>
          <w:bCs/>
          <w:sz w:val="22"/>
          <w:szCs w:val="22"/>
        </w:rPr>
        <w:t xml:space="preserve">“Effective Date”</w:t>
      </w:r>
      <w:r>
        <w:rPr>
          <w:rFonts w:ascii="Times New Roman" w:cs="Times New Roman" w:eastAsia="Times New Roman" w:hAnsi="Times New Roman"/>
          <w:sz w:val="22"/>
          <w:szCs w:val="22"/>
        </w:rPr>
        <w:t xml:space="preserve"> means 1 March 2026.</w:t>
      </w:r>
    </w:p>
    <w:p>
      <w:pPr>
        <w:spacing w:after="120"/>
        <w:ind w:left="567"/>
      </w:pPr>
      <w:r>
        <w:rPr>
          <w:rFonts w:ascii="Times New Roman" w:cs="Times New Roman" w:eastAsia="Times New Roman" w:hAnsi="Times New Roman"/>
          <w:b/>
          <w:bCs/>
          <w:sz w:val="22"/>
          <w:szCs w:val="22"/>
        </w:rPr>
        <w:t xml:space="preserve">“Good Industry Practice”</w:t>
      </w:r>
      <w:r>
        <w:rPr>
          <w:rFonts w:ascii="Times New Roman" w:cs="Times New Roman" w:eastAsia="Times New Roman" w:hAnsi="Times New Roman"/>
          <w:sz w:val="22"/>
          <w:szCs w:val="22"/>
        </w:rPr>
        <w:t xml:space="preserve"> means the exercise of the skill, diligence, prudence and foresight which would reasonably be expected from a skilled and experienced provider of retail software services in the United Arab Emirates.</w:t>
      </w:r>
    </w:p>
    <w:p>
      <w:pPr>
        <w:spacing w:after="120"/>
        <w:ind w:left="567"/>
      </w:pPr>
      <w:r>
        <w:rPr>
          <w:rFonts w:ascii="Times New Roman" w:cs="Times New Roman" w:eastAsia="Times New Roman" w:hAnsi="Times New Roman"/>
          <w:b/>
          <w:bCs/>
          <w:sz w:val="22"/>
          <w:szCs w:val="22"/>
        </w:rPr>
        <w:t xml:space="preserve">“Services”</w:t>
      </w:r>
      <w:r>
        <w:rPr>
          <w:rFonts w:ascii="Times New Roman" w:cs="Times New Roman" w:eastAsia="Times New Roman" w:hAnsi="Times New Roman"/>
          <w:sz w:val="22"/>
          <w:szCs w:val="22"/>
        </w:rPr>
        <w:t xml:space="preserve"> means the provision of the </w:t>
      </w:r>
      <w:r>
        <w:rPr>
          <w:rFonts w:ascii="Times New Roman" w:cs="Times New Roman" w:eastAsia="Times New Roman" w:hAnsi="Times New Roman"/>
          <w:i/>
          <w:iCs/>
          <w:sz w:val="22"/>
          <w:szCs w:val="22"/>
        </w:rPr>
        <w:t xml:space="preserve">OasisPOS</w:t>
      </w:r>
      <w:r>
        <w:rPr>
          <w:rFonts w:ascii="Times New Roman" w:cs="Times New Roman" w:eastAsia="Times New Roman" w:hAnsi="Times New Roman"/>
          <w:sz w:val="22"/>
          <w:szCs w:val="22"/>
        </w:rPr>
        <w:t xml:space="preserve"> cloud point-of-sale platform, hosting, support and related services described in Schedule 1.</w:t>
      </w:r>
    </w:p>
    <w:p>
      <w:pPr>
        <w:pStyle w:val="ListParagraph"/>
        <w:numPr>
          <w:ilvl w:val="1"/>
          <w:numId w:val="2"/>
        </w:numPr>
        <w:spacing w:after="120"/>
        <w:jc w:val="both"/>
      </w:pPr>
      <w:r>
        <w:rPr>
          <w:rFonts w:ascii="Times New Roman" w:cs="Times New Roman" w:eastAsia="Times New Roman" w:hAnsi="Times New Roman"/>
          <w:sz w:val="22"/>
          <w:szCs w:val="22"/>
        </w:rPr>
        <w:t xml:space="preserve">Clause headings do not affect the interpretation of this Agreement, and words in the singular include the plural and vice versa.</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COMMENCEMENT AND TERM</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commences on the Effective Date and continues for an initial term of thirty-six (36) months, unless terminated earlier in accordance with its terms.</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shall renew automatically for successive periods of twelve (12) months unless either party gives notice of non-renewal at least ninety (90) days before the end of the then current term.</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SERVICES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provide the Services to the Customer from the Effective Date in accordance with Good Industry Practice and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host the platform on servers located in the United Arab Emirates and shall not transfer Customer data outside the United Arab Emirates without the Customer’s prior written consent.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may engage subcontractors to perform any part of the Services, but shall remain responsible for all acts and omissions of its subcontractors as if they were its own.</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SERVICE LEVELS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ensure that the platform is available 99.5 per cent. of the time in each calendar month, measured in accordance with Good Industry Practice and excluding scheduled maintenance notified at least five (5) Business Days in advance.</w:t>
      </w:r>
    </w:p>
    <w:p>
      <w:pPr>
        <w:pStyle w:val="ListParagraph"/>
        <w:numPr>
          <w:ilvl w:val="1"/>
          <w:numId w:val="2"/>
        </w:numPr>
        <w:spacing w:after="120"/>
        <w:jc w:val="both"/>
      </w:pPr>
      <w:r>
        <w:rPr>
          <w:rFonts w:ascii="Times New Roman" w:cs="Times New Roman" w:eastAsia="Times New Roman" w:hAnsi="Times New Roman"/>
          <w:sz w:val="22"/>
          <w:szCs w:val="22"/>
        </w:rPr>
        <w:t xml:space="preserve">If the Supplier fails to meet the availability service level in any calendar month, the Customer shall be entitled to a service credit of 5 per cent. of the monthly platform fee for each full 0.5 per cent. shortfall, up to a maximum of 25 per cent. of that monthly fee.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FEES AND PAYMENT</w:t>
      </w:r>
    </w:p>
    <w:p>
      <w:pPr>
        <w:pStyle w:val="ListParagraph"/>
        <w:numPr>
          <w:ilvl w:val="1"/>
          <w:numId w:val="2"/>
        </w:numPr>
        <w:spacing w:after="120"/>
        <w:jc w:val="both"/>
      </w:pPr>
      <w:r>
        <w:rPr>
          <w:rFonts w:ascii="Times New Roman" w:cs="Times New Roman" w:eastAsia="Times New Roman" w:hAnsi="Times New Roman"/>
          <w:sz w:val="22"/>
          <w:szCs w:val="22"/>
        </w:rPr>
        <w:t xml:space="preserve">In consideration of the Services, the Customer shall pay the fees set out in the table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600"/>
      </w:tblGrid>
      <w:tr>
        <w:trPr>
          <w:tblHeader/>
        </w:trPr>
        <w:tc>
          <w:tcPr>
            <w:tcW w:type="dxa" w:w="38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Charge</w:t>
            </w:r>
          </w:p>
        </w:tc>
        <w:tc>
          <w:tcPr>
            <w:tcW w:type="dxa" w:w="29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Amount (AED, excl. VAT)</w:t>
            </w:r>
          </w:p>
        </w:tc>
        <w:tc>
          <w:tcPr>
            <w:tcW w:type="dxa" w:w="26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Payable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Platform fee (42 stores)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45,000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Monthly in advance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Support Services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12,000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Monthly in advance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Implementation (one-off)</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60,000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On go-live</w:t>
            </w:r>
          </w:p>
        </w:tc>
      </w:tr>
    </w:tbl>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invoice the Customer monthly in advance and the Customer shall pay each undisputed invoice within thirty (30) days of receipt. All fees are exclusive of value added tax, which shall be added at the prevailing rate</w:t>
      </w:r>
      <w:r>
        <w:rPr>
          <w:rStyle w:val="FootnoteReference"/>
        </w:rPr>
        <w:footnoteReference w:id="1"/>
      </w:r>
      <w:r>
        <w:rPr>
          <w:rFonts w:ascii="Times New Roman" w:cs="Times New Roman" w:eastAsia="Times New Roman" w:hAnsi="Times New Roman"/>
          <w:sz w:val="22"/>
          <w:szCs w:val="22"/>
        </w:rPr>
        <w:t xml:space="preserve">.</w:t>
      </w:r>
    </w:p>
    <w:p>
      <w:pPr>
        <w:pStyle w:val="ListParagraph"/>
        <w:numPr>
          <w:ilvl w:val="1"/>
          <w:numId w:val="2"/>
        </w:numPr>
        <w:spacing w:after="120"/>
        <w:jc w:val="both"/>
      </w:pPr>
      <w:r>
        <w:rPr>
          <w:rFonts w:ascii="Times New Roman" w:cs="Times New Roman" w:eastAsia="Times New Roman" w:hAnsi="Times New Roman"/>
          <w:sz w:val="22"/>
          <w:szCs w:val="22"/>
        </w:rPr>
        <w:t xml:space="preserve">If the Customer fails to pay any undisputed amount by the due date, the Supplier may charge interest on the overdue amount at the rate of 1.5 per cent. per month from the due date until the date of payment.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CUSTOMER OBLIGATIONS</w:t>
      </w:r>
    </w:p>
    <w:p>
      <w:pPr>
        <w:pStyle w:val="ListParagraph"/>
        <w:numPr>
          <w:ilvl w:val="1"/>
          <w:numId w:val="2"/>
        </w:numPr>
        <w:spacing w:after="120"/>
        <w:jc w:val="both"/>
      </w:pPr>
      <w:r>
        <w:rPr>
          <w:rFonts w:ascii="Times New Roman" w:cs="Times New Roman" w:eastAsia="Times New Roman" w:hAnsi="Times New Roman"/>
          <w:sz w:val="22"/>
          <w:szCs w:val="22"/>
        </w:rPr>
        <w:t xml:space="preserve">The Customer shall use the Services in accordance with the Supplier’s acceptable use policy available at </w:t>
      </w:r>
      <w:hyperlink w:history="1" r:id="rIdhuxerthn0o4ezfrnujet2">
        <w:r>
          <w:rPr>
            <w:rStyle w:val="Hyperlink"/>
            <w:rFonts w:ascii="Times New Roman" w:cs="Times New Roman" w:eastAsia="Times New Roman" w:hAnsi="Times New Roman"/>
            <w:sz w:val="22"/>
            <w:szCs w:val="22"/>
          </w:rPr>
          <w:t xml:space="preserve">falconridge.example/acceptable-use</w:t>
        </w:r>
      </w:hyperlink>
      <w:r>
        <w:rPr>
          <w:rFonts w:ascii="Times New Roman" w:cs="Times New Roman" w:eastAsia="Times New Roman" w:hAnsi="Times New Roman"/>
          <w:sz w:val="22"/>
          <w:szCs w:val="22"/>
        </w:rPr>
        <w:t xml:space="preserve">, as updated from time to time on not less than thirty (30) days’ notice.</w:t>
      </w:r>
    </w:p>
    <w:p>
      <w:pPr>
        <w:pStyle w:val="ListParagraph"/>
        <w:numPr>
          <w:ilvl w:val="1"/>
          <w:numId w:val="2"/>
        </w:numPr>
        <w:spacing w:after="120"/>
        <w:jc w:val="both"/>
      </w:pPr>
      <w:r>
        <w:rPr>
          <w:rFonts w:ascii="Times New Roman" w:cs="Times New Roman" w:eastAsia="Times New Roman" w:hAnsi="Times New Roman"/>
          <w:sz w:val="22"/>
          <w:szCs w:val="22"/>
        </w:rPr>
        <w:t xml:space="preserve">The Customer shall provide the Supplier with such access to its premises, systems and personnel as the Supplier reasonably requires to perform the Services.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INTELLECTUAL PROPERTY</w:t>
      </w:r>
    </w:p>
    <w:p>
      <w:pPr>
        <w:pStyle w:val="ListParagraph"/>
        <w:numPr>
          <w:ilvl w:val="1"/>
          <w:numId w:val="2"/>
        </w:numPr>
        <w:spacing w:after="120"/>
        <w:jc w:val="both"/>
      </w:pPr>
      <w:r>
        <w:rPr>
          <w:rFonts w:ascii="Times New Roman" w:cs="Times New Roman" w:eastAsia="Times New Roman" w:hAnsi="Times New Roman"/>
          <w:sz w:val="22"/>
          <w:szCs w:val="22"/>
        </w:rPr>
        <w:t xml:space="preserve">All intellectual property rights in the platform and the Services belong to the Supplier or its licensors. The Supplier grants the Customer a non-exclusive, non-transferable licence to use the platform during the term solely for its internal business purposes.</w:t>
      </w:r>
    </w:p>
    <w:p>
      <w:pPr>
        <w:pStyle w:val="ListParagraph"/>
        <w:numPr>
          <w:ilvl w:val="1"/>
          <w:numId w:val="2"/>
        </w:numPr>
        <w:spacing w:after="120"/>
        <w:jc w:val="both"/>
      </w:pPr>
      <w:r>
        <w:rPr>
          <w:rFonts w:ascii="Times New Roman" w:cs="Times New Roman" w:eastAsia="Times New Roman" w:hAnsi="Times New Roman"/>
          <w:sz w:val="22"/>
          <w:szCs w:val="22"/>
        </w:rPr>
        <w:t xml:space="preserve">All data entered into the platform by or on behalf of the Customer remains the property of the Customer.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CONFIDENTIALITY</w:t>
      </w:r>
    </w:p>
    <w:p>
      <w:pPr>
        <w:pStyle w:val="ListParagraph"/>
        <w:numPr>
          <w:ilvl w:val="1"/>
          <w:numId w:val="2"/>
        </w:numPr>
        <w:spacing w:after="120"/>
        <w:jc w:val="both"/>
      </w:pPr>
      <w:r>
        <w:rPr>
          <w:rFonts w:ascii="Times New Roman" w:cs="Times New Roman" w:eastAsia="Times New Roman" w:hAnsi="Times New Roman"/>
          <w:sz w:val="22"/>
          <w:szCs w:val="22"/>
        </w:rPr>
        <w:t xml:space="preserve">Each party shall use the other party’s Confidential Information solely for the purpose of performing its obligations under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obligations in this clause survive termination of this Agreement for a period of three (3) years.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NON-SOLICITATION</w:t>
      </w:r>
    </w:p>
    <w:p>
      <w:pPr>
        <w:pStyle w:val="ListParagraph"/>
        <w:numPr>
          <w:ilvl w:val="1"/>
          <w:numId w:val="2"/>
        </w:numPr>
        <w:spacing w:after="120"/>
        <w:jc w:val="both"/>
      </w:pPr>
      <w:r>
        <w:rPr>
          <w:rFonts w:ascii="Times New Roman" w:cs="Times New Roman" w:eastAsia="Times New Roman" w:hAnsi="Times New Roman"/>
          <w:sz w:val="22"/>
          <w:szCs w:val="22"/>
        </w:rPr>
        <w:t xml:space="preserve">Neither party shall, during the term of this Agreement and for twelve (12) months after its termination, solicit or entice away any employee of the other party who has been engaged in the provision or receipt of the Services.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WARRANTIES</w:t>
      </w:r>
    </w:p>
    <w:p>
      <w:pPr>
        <w:pStyle w:val="ListParagraph"/>
        <w:numPr>
          <w:ilvl w:val="1"/>
          <w:numId w:val="2"/>
        </w:numPr>
        <w:spacing w:after="120"/>
        <w:jc w:val="both"/>
      </w:pPr>
      <w:r>
        <w:rPr>
          <w:rFonts w:ascii="Times New Roman" w:cs="Times New Roman" w:eastAsia="Times New Roman" w:hAnsi="Times New Roman"/>
          <w:sz w:val="22"/>
          <w:szCs w:val="22"/>
        </w:rPr>
        <w:t xml:space="preserve">Each party warrants that it has full capacity and authority to enter into and perform this Agreement</w:t>
      </w:r>
      <w:ins w:id="9001" w:author="Oasis Legal" w:date="2026-02-10T09:30:00Z">
        <w:r>
          <w:rPr>
            <w:rFonts w:ascii="Times New Roman" w:cs="Times New Roman" w:eastAsia="Times New Roman" w:hAnsi="Times New Roman"/>
            <w:sz w:val="22"/>
            <w:szCs w:val="22"/>
          </w:rPr>
          <w:t xml:space="preserve"> and that this Agreement has been duly authorised by its board of directors</w:t>
        </w:r>
      </w:ins>
      <w:r>
        <w:rPr>
          <w:rFonts w:ascii="Times New Roman" w:cs="Times New Roman" w:eastAsia="Times New Roman" w:hAnsi="Times New Roman"/>
          <w:sz w:val="22"/>
          <w:szCs w:val="22"/>
        </w:rPr>
        <w: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warrants that the Services will be performed with reasonable skill and care and that the platform will perform materially in accordance with its documentation.</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INSURANCE</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maintain professional indemnity insurance with a limit of not less than AED 2,000,000 for each claim with a reputable insurer licensed in the United Arab Emirates.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LIMITATION OF LIABILITY</w:t>
      </w:r>
    </w:p>
    <w:p>
      <w:pPr>
        <w:pStyle w:val="ListParagraph"/>
        <w:numPr>
          <w:ilvl w:val="1"/>
          <w:numId w:val="2"/>
        </w:numPr>
        <w:spacing w:after="120"/>
        <w:jc w:val="both"/>
      </w:pPr>
      <w:r>
        <w:rPr>
          <w:rFonts w:ascii="Times New Roman" w:cs="Times New Roman" w:eastAsia="Times New Roman" w:hAnsi="Times New Roman"/>
          <w:sz w:val="22"/>
          <w:szCs w:val="22"/>
        </w:rPr>
        <w:t xml:space="preserve">Nothing in this Agreement limits or excludes either party’s liability for fraud, wilful misconduct, or death or personal injury caused by negligence.</w:t>
      </w:r>
    </w:p>
    <w:p>
      <w:pPr>
        <w:pStyle w:val="ListParagraph"/>
        <w:numPr>
          <w:ilvl w:val="1"/>
          <w:numId w:val="2"/>
        </w:numPr>
        <w:spacing w:after="120"/>
        <w:jc w:val="both"/>
      </w:pPr>
      <w:r>
        <w:rPr>
          <w:rFonts w:ascii="Times New Roman" w:cs="Times New Roman" w:eastAsia="Times New Roman" w:hAnsi="Times New Roman"/>
          <w:sz w:val="22"/>
          <w:szCs w:val="22"/>
        </w:rPr>
        <w:t xml:space="preserve">Subject to the clause above, the Supplier’s total aggregate liability arising out of or in connection with this Agreement shall not exceed </w:t>
      </w:r>
      <w:r>
        <w:rPr>
          <w:rFonts w:ascii="Times New Roman" w:cs="Times New Roman" w:eastAsia="Times New Roman" w:hAnsi="Times New Roman"/>
          <w:b/>
          <w:bCs/>
          <w:sz w:val="22"/>
          <w:szCs w:val="22"/>
        </w:rPr>
        <w:t xml:space="preserve">AED 100,000</w:t>
      </w:r>
      <w:r>
        <w:rPr>
          <w:rFonts w:ascii="Times New Roman" w:cs="Times New Roman" w:eastAsia="Times New Roman" w:hAnsi="Times New Roman"/>
          <w:sz w:val="22"/>
          <w:szCs w:val="22"/>
        </w:rPr>
        <w:t xml:space="preserve"> (one hundred thousand UAE dirhams) in any Contract Year.</w:t>
      </w:r>
    </w:p>
    <w:p>
      <w:pPr>
        <w:pStyle w:val="ListParagraph"/>
        <w:numPr>
          <w:ilvl w:val="1"/>
          <w:numId w:val="2"/>
        </w:numPr>
        <w:spacing w:after="120"/>
        <w:jc w:val="both"/>
      </w:pPr>
      <w:r>
        <w:rPr>
          <w:rFonts w:ascii="Times New Roman" w:cs="Times New Roman" w:eastAsia="Times New Roman" w:hAnsi="Times New Roman"/>
          <w:sz w:val="22"/>
          <w:szCs w:val="22"/>
        </w:rPr>
        <w:t xml:space="preserve">Neither party shall be liable to the other for any loss of profit, loss of revenue or any indirect or consequential loss.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INDEMNITIES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indemnify the Customer against all losses arising from any claim that the Customer’s use of the platform in accordance with this Agreement infringes the intellectual property rights of a third party, subject to the Limitation of Liability clause.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TERMINATION</w:t>
      </w:r>
    </w:p>
    <w:p>
      <w:pPr>
        <w:pStyle w:val="ListParagraph"/>
        <w:numPr>
          <w:ilvl w:val="1"/>
          <w:numId w:val="2"/>
        </w:numPr>
        <w:spacing w:after="120"/>
        <w:jc w:val="both"/>
      </w:pPr>
      <w:r>
        <w:rPr>
          <w:rFonts w:ascii="Times New Roman" w:cs="Times New Roman" w:eastAsia="Times New Roman" w:hAnsi="Times New Roman"/>
          <w:sz w:val="22"/>
          <w:szCs w:val="22"/>
        </w:rPr>
        <w:t xml:space="preserve">Either party may terminate this Agreement for convenience by giving the other party not less than thirty (30) days’ written notice.</w:t>
      </w:r>
    </w:p>
    <w:p>
      <w:pPr>
        <w:pStyle w:val="ListParagraph"/>
        <w:numPr>
          <w:ilvl w:val="1"/>
          <w:numId w:val="2"/>
        </w:numPr>
        <w:spacing w:after="120"/>
        <w:jc w:val="both"/>
      </w:pPr>
      <w:r>
        <w:rPr>
          <w:rFonts w:ascii="Times New Roman" w:cs="Times New Roman" w:eastAsia="Times New Roman" w:hAnsi="Times New Roman"/>
          <w:sz w:val="22"/>
          <w:szCs w:val="22"/>
        </w:rPr>
        <w:t xml:space="preserve">Either party may terminate this Agreement with immediate effect by written notice if the other party commits a material breach which is not remedied within fourteen (14) days of being notified of the breach.</w:t>
      </w:r>
    </w:p>
    <w:p>
      <w:pPr>
        <w:pStyle w:val="ListParagraph"/>
        <w:numPr>
          <w:ilvl w:val="1"/>
          <w:numId w:val="2"/>
        </w:numPr>
        <w:spacing w:after="120"/>
        <w:jc w:val="both"/>
      </w:pPr>
      <w:r>
        <w:rPr>
          <w:rFonts w:ascii="Times New Roman" w:cs="Times New Roman" w:eastAsia="Times New Roman" w:hAnsi="Times New Roman"/>
          <w:sz w:val="22"/>
          <w:szCs w:val="22"/>
        </w:rPr>
        <w:t xml:space="preserve">On termination the Supplier shall, at the Customer’s request, export all Customer data in CSV format within thirty (30) days.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NOTICES</w:t>
      </w:r>
    </w:p>
    <w:p>
      <w:pPr>
        <w:pStyle w:val="ListParagraph"/>
        <w:numPr>
          <w:ilvl w:val="1"/>
          <w:numId w:val="2"/>
        </w:numPr>
        <w:spacing w:after="120"/>
        <w:jc w:val="both"/>
      </w:pPr>
      <w:r>
        <w:rPr>
          <w:rFonts w:ascii="Times New Roman" w:cs="Times New Roman" w:eastAsia="Times New Roman" w:hAnsi="Times New Roman"/>
          <w:sz w:val="22"/>
          <w:szCs w:val="22"/>
        </w:rPr>
        <w:t xml:space="preserve">Notices to the Supplier shall be sent to: Falcon Ridge Technologies FZ-LLC, Building 5, Office 302, Dubai Internet City, Dubai, United Arab Emirates.</w:t>
      </w:r>
      <w:r>
        <w:br/>
      </w:r>
      <w:r>
        <w:rPr>
          <w:rFonts w:ascii="Times New Roman" w:cs="Times New Roman" w:eastAsia="Times New Roman" w:hAnsi="Times New Roman"/>
          <w:sz w:val="22"/>
          <w:szCs w:val="22"/>
        </w:rPr>
        <w:t xml:space="preserve">Attention:</w:t>
        <w:tab/>
        <w:t xml:space="preserve">General Counsel</w:t>
      </w:r>
    </w:p>
    <w:p>
      <w:pPr>
        <w:pStyle w:val="ListParagraph"/>
        <w:numPr>
          <w:ilvl w:val="1"/>
          <w:numId w:val="2"/>
        </w:numPr>
        <w:spacing w:after="120"/>
        <w:jc w:val="both"/>
      </w:pPr>
      <w:r>
        <w:rPr>
          <w:rFonts w:ascii="Times New Roman" w:cs="Times New Roman" w:eastAsia="Times New Roman" w:hAnsi="Times New Roman"/>
          <w:sz w:val="22"/>
          <w:szCs w:val="22"/>
        </w:rPr>
        <w:t xml:space="preserve">Notices to the Customer shall be sent to: Oasis Retail Group LLC, 8th Floor, Al Wasl Square, Al Wasl Road, Dubai, United Arab Emirates.</w:t>
      </w:r>
      <w:r>
        <w:br/>
      </w:r>
      <w:r>
        <w:rPr>
          <w:rFonts w:ascii="Times New Roman" w:cs="Times New Roman" w:eastAsia="Times New Roman" w:hAnsi="Times New Roman"/>
          <w:sz w:val="22"/>
          <w:szCs w:val="22"/>
        </w:rPr>
        <w:t xml:space="preserve">Attention:</w:t>
        <w:tab/>
        <w:t xml:space="preserve">Chief Operating Officer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GOVERNING LAW AND JURISDICTION</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is governed by the laws of the Dubai International Financial Centre.</w:t>
      </w:r>
    </w:p>
    <w:p>
      <w:pPr>
        <w:pStyle w:val="ListParagraph"/>
        <w:numPr>
          <w:ilvl w:val="1"/>
          <w:numId w:val="2"/>
        </w:numPr>
        <w:spacing w:after="120"/>
        <w:jc w:val="both"/>
      </w:pPr>
      <w:r>
        <w:rPr>
          <w:rFonts w:ascii="Times New Roman" w:cs="Times New Roman" w:eastAsia="Times New Roman" w:hAnsi="Times New Roman"/>
          <w:sz w:val="22"/>
          <w:szCs w:val="22"/>
        </w:rPr>
        <w:t xml:space="preserve">The courts of the Dubai International Financial Centre shall have exclusive jurisdiction to settle any dispute arising out of or in connection with this Agreement.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ENTIRE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constitutes the entire agreement between the parties, and supersedes all previous agreements, promises and understandings between them relating to its subject matter.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COUNTERPARTS</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may be executed in any number of counterparts, each of which when executed shall constitute a duplicate original.</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and on behalf of Falcon Ridge Technologies FZ-LLC: ____________________</w:t>
      </w:r>
    </w:p>
    <w:p>
      <w:pPr>
        <w:spacing w:after="120"/>
      </w:pP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and on behalf of Oasis Retail Group LLC: ____________________</w:t>
      </w:r>
    </w:p>
    <w:sectPr>
      <w:headerReference w:type="default" r:id="rId7"/>
      <w:footerReference w:type="default" r:id="rId8"/>
      <w:pgSz w:w="11906" w:h="16838"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Value added tax is currently charged at 5 per cent. under UAE Federal Decree-Law No. 8 of 2017.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Master Services Agreement – Falcon Ridge / Oasis Retail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b/>
        <w:bCs/>
      </w:rPr>
    </w:lvl>
    <w:lvl w:ilvl="1" w15:tentative="1">
      <w:start w:val="1"/>
      <w:numFmt w:val="decimal"/>
      <w:lvlText w:val="%1.%2"/>
      <w:lvlJc w:val="left"/>
      <w:pPr>
        <w:ind w:left="567" w:hanging="567"/>
      </w:pPr>
      <w:rPr>
        <w:rFonts w:ascii="Times New Roman" w:cs="Times New Roman" w:eastAsia="Times New Roman" w:hAnsi="Times New Roman"/>
      </w:rPr>
    </w:lvl>
    <w:lvl w:ilvl="2" w15:tentative="1">
      <w:start w:val="1"/>
      <w:numFmt w:val="lowerLetter"/>
      <w:lvlText w:val="(%3)"/>
      <w:lvlJc w:val="left"/>
      <w:pPr>
        <w:ind w:left="1134" w:hanging="567"/>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uxerthn0o4ezfrnujet2" Type="http://schemas.openxmlformats.org/officeDocument/2006/relationships/hyperlink" Target="https://falconridge.example/acceptable-us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Falcon Ridge / Oasis Retail – Confidential</dc:title>
  <dc:creator>Contract Analyzer test fixtures</dc:creator>
  <cp:lastModifiedBy>Un-named</cp:lastModifiedBy>
  <cp:revision>1</cp:revision>
  <dcterms:created xsi:type="dcterms:W3CDTF">2026-10-02T10:02:50.002Z</dcterms:created>
  <dcterms:modified xsi:type="dcterms:W3CDTF">2026-10-02T10:02:50.003Z</dcterms:modified>
</cp:coreProperties>
</file>

<file path=docProps/custom.xml><?xml version="1.0" encoding="utf-8"?>
<Properties xmlns="http://schemas.openxmlformats.org/officeDocument/2006/custom-properties" xmlns:vt="http://schemas.openxmlformats.org/officeDocument/2006/docPropsVTypes"/>
</file>